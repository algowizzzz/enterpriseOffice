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Review with Tracked Changes</w:t>
      </w:r>
    </w:p>
    <w:p>
      <w:pPr>
        <w:pStyle w:val="Heading1"/>
      </w:pPr>
      <w:r>
        <w:t>Table of contents (field)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to update the table of contents.</w:t>
      </w:r>
      <w:r>
        <w:fldChar w:fldCharType="end"/>
      </w:r>
    </w:p>
    <w:p>
      <w:pPr>
        <w:pStyle w:val="Heading1"/>
      </w:pPr>
      <w:r>
        <w:t>1. Clause under negotiation</w:t>
      </w:r>
    </w:p>
    <w:p>
      <w:r>
        <w:t xml:space="preserve">The supplier shall deliver the services within </w:t>
      </w:r>
      <w:del w:id="902" w:author="Reviewer" w:date="2026-09-01T09:05:00Z">
        <w:r>
          <w:delText xml:space="preserve">thirty (30)</w:delText>
        </w:r>
      </w:del>
      <w:ins w:id="901" w:author="Reviewer" w:date="2026-09-01T09:00:00Z">
        <w:r>
          <w:t xml:space="preserve">fourteen (14)</w:t>
        </w:r>
      </w:ins>
      <w:r>
        <w:t xml:space="preserve"> days of the effective date. TEXT-AFTER-TRACKED-CHANGE must survive.</w:t>
      </w:r>
    </w:p>
    <w:p>
      <w:pPr>
        <w:pStyle w:val="Heading1"/>
      </w:pPr>
      <w:r>
        <w:t>2. Fields inside running text</w:t>
      </w:r>
    </w:p>
    <w:p>
      <w:r>
        <w:t xml:space="preserve">This page is number </w:t>
      </w:r>
      <w:r>
        <w:fldChar w:fldCharType="begin"/>
      </w:r>
      <w:r>
        <w:instrText xml:space="preserve">PAGE</w:instrText>
      </w:r>
      <w:r>
        <w:fldChar w:fldCharType="separate"/>
      </w:r>
      <w:r>
        <w:t>1</w:t>
      </w:r>
      <w:r>
        <w:fldChar w:fldCharType="end"/>
      </w:r>
      <w:r>
        <w:t xml:space="preserve"> and was printed on </w:t>
      </w:r>
      <w:r>
        <w:fldChar w:fldCharType="begin"/>
      </w:r>
      <w:r>
        <w:instrText xml:space="preserve">DATE \@ "d MMMM yyyy"</w:instrText>
      </w:r>
      <w:r>
        <w:fldChar w:fldCharType="separate"/>
      </w:r>
      <w:r>
        <w:t>18 September 2026</w:t>
      </w:r>
      <w:r>
        <w:fldChar w:fldCharType="end"/>
      </w:r>
      <w:r>
        <w:t>. TEXT-AFTER-FIELDS must survive.</w:t>
      </w:r>
    </w:p>
    <w:p>
      <w:pPr>
        <w:pStyle w:val="Heading1"/>
      </w:pPr>
      <w:r>
        <w:t>3. Tabs, breaks and non-breaking characters</w:t>
      </w:r>
    </w:p>
    <w:p>
      <w:r>
        <w:t>Name:</w:t>
        <w:tab/>
        <w:t>Value one</w:t>
        <w:tab/>
        <w:t>Value two</w:t>
      </w:r>
    </w:p>
    <w:p>
      <w:r>
        <w:t>First line of an address</w:t>
      </w:r>
      <w:r>
        <w:br/>
      </w:r>
      <w:r>
        <w:t>Second line after a soft return</w:t>
      </w:r>
    </w:p>
    <w:p>
      <w:r>
        <w:t>Non‑breaking hyphen, non breaking space, soft­hyphen, en–dash, em—dash, ellipsis…</w:t>
      </w:r>
    </w:p>
    <w:p>
      <w:pPr>
        <w:pStyle w:val="Heading1"/>
      </w:pPr>
      <w:r>
        <w:t>4. Landscape section follows</w:t>
      </w:r>
    </w:p>
    <w:p>
      <w:r>
        <w:t>The next section switches to landscape with a wide table.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5. Wide schedule (second section, landscape)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val="clear" w:color="auto" w:fill="DDEBF7"/>
          </w:tcPr>
          <w:p>
            <w:r>
              <w:t>Month 1</w:t>
            </w:r>
          </w:p>
        </w:tc>
        <w:tc>
          <w:tcPr>
            <w:tcW w:type="dxa" w:w="1224"/>
            <w:shd w:val="clear" w:color="auto" w:fill="DDEBF7"/>
          </w:tcPr>
          <w:p>
            <w:r>
              <w:t>Month 2</w:t>
            </w:r>
          </w:p>
        </w:tc>
        <w:tc>
          <w:tcPr>
            <w:tcW w:type="dxa" w:w="1224"/>
            <w:shd w:val="clear" w:color="auto" w:fill="DDEBF7"/>
          </w:tcPr>
          <w:p>
            <w:r>
              <w:t>Month 3</w:t>
            </w:r>
          </w:p>
        </w:tc>
        <w:tc>
          <w:tcPr>
            <w:tcW w:type="dxa" w:w="1224"/>
            <w:shd w:val="clear" w:color="auto" w:fill="DDEBF7"/>
          </w:tcPr>
          <w:p>
            <w:r>
              <w:t>Month 4</w:t>
            </w:r>
          </w:p>
        </w:tc>
        <w:tc>
          <w:tcPr>
            <w:tcW w:type="dxa" w:w="1224"/>
            <w:shd w:val="clear" w:color="auto" w:fill="DDEBF7"/>
          </w:tcPr>
          <w:p>
            <w:r>
              <w:t>Month 5</w:t>
            </w:r>
          </w:p>
        </w:tc>
        <w:tc>
          <w:tcPr>
            <w:tcW w:type="dxa" w:w="1224"/>
            <w:shd w:val="clear" w:color="auto" w:fill="DDEBF7"/>
          </w:tcPr>
          <w:p>
            <w:r>
              <w:t>Month 6</w:t>
            </w:r>
          </w:p>
        </w:tc>
        <w:tc>
          <w:tcPr>
            <w:tcW w:type="dxa" w:w="1224"/>
            <w:shd w:val="clear" w:color="auto" w:fill="DDEBF7"/>
          </w:tcPr>
          <w:p>
            <w:r>
              <w:t>Month 7</w:t>
            </w:r>
          </w:p>
        </w:tc>
        <w:tc>
          <w:tcPr>
            <w:tcW w:type="dxa" w:w="1224"/>
            <w:shd w:val="clear" w:color="auto" w:fill="DDEBF7"/>
          </w:tcPr>
          <w:p>
            <w:r>
              <w:t>Month 8</w:t>
            </w:r>
          </w:p>
        </w:tc>
        <w:tc>
          <w:tcPr>
            <w:tcW w:type="dxa" w:w="1224"/>
            <w:shd w:val="clear" w:color="auto" w:fill="DDEBF7"/>
          </w:tcPr>
          <w:p>
            <w:r>
              <w:t>Month 9</w:t>
            </w:r>
          </w:p>
        </w:tc>
        <w:tc>
          <w:tcPr>
            <w:tcW w:type="dxa" w:w="1224"/>
            <w:shd w:val="clear" w:color="auto" w:fill="DDEBF7"/>
          </w:tcPr>
          <w:p>
            <w:r>
              <w:t>Month 10</w:t>
            </w:r>
          </w:p>
        </w:tc>
      </w:tr>
      <w:tr>
        <w:tc>
          <w:tcPr>
            <w:tcW w:type="dxa" w:w="1224"/>
          </w:tcPr>
          <w:p>
            <w:r>
              <w:t>137.00</w:t>
            </w:r>
          </w:p>
        </w:tc>
        <w:tc>
          <w:tcPr>
            <w:tcW w:type="dxa" w:w="1224"/>
          </w:tcPr>
          <w:p>
            <w:r>
              <w:t>190.00</w:t>
            </w:r>
          </w:p>
        </w:tc>
        <w:tc>
          <w:tcPr>
            <w:tcW w:type="dxa" w:w="1224"/>
          </w:tcPr>
          <w:p>
            <w:r>
              <w:t>243.00</w:t>
            </w:r>
          </w:p>
        </w:tc>
        <w:tc>
          <w:tcPr>
            <w:tcW w:type="dxa" w:w="1224"/>
          </w:tcPr>
          <w:p>
            <w:r>
              <w:t>296.00</w:t>
            </w:r>
          </w:p>
        </w:tc>
        <w:tc>
          <w:tcPr>
            <w:tcW w:type="dxa" w:w="1224"/>
          </w:tcPr>
          <w:p>
            <w:r>
              <w:t>349.00</w:t>
            </w:r>
          </w:p>
        </w:tc>
        <w:tc>
          <w:tcPr>
            <w:tcW w:type="dxa" w:w="1224"/>
          </w:tcPr>
          <w:p>
            <w:r>
              <w:t>402.00</w:t>
            </w:r>
          </w:p>
        </w:tc>
        <w:tc>
          <w:tcPr>
            <w:tcW w:type="dxa" w:w="1224"/>
          </w:tcPr>
          <w:p>
            <w:r>
              <w:t>455.00</w:t>
            </w:r>
          </w:p>
        </w:tc>
        <w:tc>
          <w:tcPr>
            <w:tcW w:type="dxa" w:w="1224"/>
          </w:tcPr>
          <w:p>
            <w:r>
              <w:t>508.00</w:t>
            </w:r>
          </w:p>
        </w:tc>
        <w:tc>
          <w:tcPr>
            <w:tcW w:type="dxa" w:w="1224"/>
          </w:tcPr>
          <w:p>
            <w:r>
              <w:t>561.00</w:t>
            </w:r>
          </w:p>
        </w:tc>
        <w:tc>
          <w:tcPr>
            <w:tcW w:type="dxa" w:w="1224"/>
          </w:tcPr>
          <w:p>
            <w:r>
              <w:t>614.00</w:t>
            </w:r>
          </w:p>
        </w:tc>
      </w:tr>
      <w:tr>
        <w:tc>
          <w:tcPr>
            <w:tcW w:type="dxa" w:w="1224"/>
          </w:tcPr>
          <w:p>
            <w:r>
              <w:t>274.00</w:t>
            </w:r>
          </w:p>
        </w:tc>
        <w:tc>
          <w:tcPr>
            <w:tcW w:type="dxa" w:w="1224"/>
          </w:tcPr>
          <w:p>
            <w:r>
              <w:t>327.00</w:t>
            </w:r>
          </w:p>
        </w:tc>
        <w:tc>
          <w:tcPr>
            <w:tcW w:type="dxa" w:w="1224"/>
          </w:tcPr>
          <w:p>
            <w:r>
              <w:t>380.00</w:t>
            </w:r>
          </w:p>
        </w:tc>
        <w:tc>
          <w:tcPr>
            <w:tcW w:type="dxa" w:w="1224"/>
          </w:tcPr>
          <w:p>
            <w:r>
              <w:t>433.00</w:t>
            </w:r>
          </w:p>
        </w:tc>
        <w:tc>
          <w:tcPr>
            <w:tcW w:type="dxa" w:w="1224"/>
          </w:tcPr>
          <w:p>
            <w:r>
              <w:t>486.00</w:t>
            </w:r>
          </w:p>
        </w:tc>
        <w:tc>
          <w:tcPr>
            <w:tcW w:type="dxa" w:w="1224"/>
          </w:tcPr>
          <w:p>
            <w:r>
              <w:t>539.00</w:t>
            </w:r>
          </w:p>
        </w:tc>
        <w:tc>
          <w:tcPr>
            <w:tcW w:type="dxa" w:w="1224"/>
          </w:tcPr>
          <w:p>
            <w:r>
              <w:t>592.00</w:t>
            </w:r>
          </w:p>
        </w:tc>
        <w:tc>
          <w:tcPr>
            <w:tcW w:type="dxa" w:w="1224"/>
          </w:tcPr>
          <w:p>
            <w:r>
              <w:t>645.00</w:t>
            </w:r>
          </w:p>
        </w:tc>
        <w:tc>
          <w:tcPr>
            <w:tcW w:type="dxa" w:w="1224"/>
          </w:tcPr>
          <w:p>
            <w:r>
              <w:t>698.00</w:t>
            </w:r>
          </w:p>
        </w:tc>
        <w:tc>
          <w:tcPr>
            <w:tcW w:type="dxa" w:w="1224"/>
          </w:tcPr>
          <w:p>
            <w:r>
              <w:t>751.00</w:t>
            </w:r>
          </w:p>
        </w:tc>
      </w:tr>
      <w:tr>
        <w:tc>
          <w:tcPr>
            <w:tcW w:type="dxa" w:w="1224"/>
          </w:tcPr>
          <w:p>
            <w:r>
              <w:t>411.00</w:t>
            </w:r>
          </w:p>
        </w:tc>
        <w:tc>
          <w:tcPr>
            <w:tcW w:type="dxa" w:w="1224"/>
          </w:tcPr>
          <w:p>
            <w:r>
              <w:t>464.00</w:t>
            </w:r>
          </w:p>
        </w:tc>
        <w:tc>
          <w:tcPr>
            <w:tcW w:type="dxa" w:w="1224"/>
          </w:tcPr>
          <w:p>
            <w:r>
              <w:t>517.00</w:t>
            </w:r>
          </w:p>
        </w:tc>
        <w:tc>
          <w:tcPr>
            <w:tcW w:type="dxa" w:w="1224"/>
          </w:tcPr>
          <w:p>
            <w:r>
              <w:t>570.00</w:t>
            </w:r>
          </w:p>
        </w:tc>
        <w:tc>
          <w:tcPr>
            <w:tcW w:type="dxa" w:w="1224"/>
          </w:tcPr>
          <w:p>
            <w:r>
              <w:t>623.00</w:t>
            </w:r>
          </w:p>
        </w:tc>
        <w:tc>
          <w:tcPr>
            <w:tcW w:type="dxa" w:w="1224"/>
          </w:tcPr>
          <w:p>
            <w:r>
              <w:t>676.00</w:t>
            </w:r>
          </w:p>
        </w:tc>
        <w:tc>
          <w:tcPr>
            <w:tcW w:type="dxa" w:w="1224"/>
          </w:tcPr>
          <w:p>
            <w:r>
              <w:t>729.00</w:t>
            </w:r>
          </w:p>
        </w:tc>
        <w:tc>
          <w:tcPr>
            <w:tcW w:type="dxa" w:w="1224"/>
          </w:tcPr>
          <w:p>
            <w:r>
              <w:t>782.00</w:t>
            </w:r>
          </w:p>
        </w:tc>
        <w:tc>
          <w:tcPr>
            <w:tcW w:type="dxa" w:w="1224"/>
          </w:tcPr>
          <w:p>
            <w:r>
              <w:t>835.00</w:t>
            </w:r>
          </w:p>
        </w:tc>
        <w:tc>
          <w:tcPr>
            <w:tcW w:type="dxa" w:w="1224"/>
          </w:tcPr>
          <w:p>
            <w:r>
              <w:t>888.00</w:t>
            </w:r>
          </w:p>
        </w:tc>
      </w:tr>
    </w:tbl>
    <w:p>
      <w:r>
        <w:t>TEXT-AFTER-SECOND-SECTION must survive.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