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bidi w:val="0"/>
            <w:jc w:val="left"/>
            <w:rPr/>
          </w:pPr>
          <w:r>
            <w:rPr/>
            <w:t>Contents</w:t>
          </w:r>
        </w:p>
        <w:p>
          <w:pPr>
            <w:pStyle w:val="Normal"/>
            <w:bidi w:val="0"/>
            <w:spacing w:lineRule="auto" w:line="276" w:before="0" w:after="113"/>
            <w:jc w:val="left"/>
            <w:rPr/>
          </w:pPr>
          <w:r>
            <w:fldChar w:fldCharType="begin"/>
          </w:r>
          <w:r>
            <w:rPr/>
            <w:instrText xml:space="preserve"> TOC \f \o "1-2" \h</w:instrText>
          </w:r>
          <w:r>
            <w:rPr/>
            <w:fldChar w:fldCharType="separate"/>
          </w:r>
          <w:r>
            <w:rPr/>
            <w:t>1. Purpose 1</w:t>
          </w:r>
        </w:p>
        <w:p>
          <w:pPr>
            <w:pStyle w:val="Normal"/>
            <w:bidi w:val="0"/>
            <w:spacing w:lineRule="auto" w:line="276" w:before="0" w:after="113"/>
            <w:jc w:val="left"/>
            <w:rPr/>
          </w:pPr>
          <w:r>
            <w:rPr/>
            <w:t>2. Retention schedule 1</w:t>
          </w:r>
          <w:r>
            <w:rPr/>
            <w:fldChar w:fldCharType="end"/>
          </w:r>
        </w:p>
      </w:sdtContent>
    </w:sdt>
    <w:p>
      <w:pPr>
        <w:pStyle w:val="Heading1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Purpose</w:t>
      </w:r>
    </w:p>
    <w:p>
      <w:pPr>
        <w:pStyle w:val="Normal"/>
        <w:bidi w:val="0"/>
        <w:spacing w:lineRule="auto" w:line="276" w:before="0" w:after="113"/>
        <w:jc w:val="left"/>
        <w:rPr/>
      </w:pPr>
      <w:r>
        <w:rPr/>
        <w:t>This policy sets out how long records are kept</w:t>
      </w:r>
      <w:r>
        <w:rPr>
          <w:rStyle w:val="FootnoteReference"/>
        </w:rPr>
        <w:footnoteReference w:id="2"/>
      </w:r>
      <w:r>
        <w:rPr/>
        <w:t xml:space="preserve"> and who may destroy them. A </w:t>
      </w:r>
      <w:r>
        <w:rPr>
          <w:rStyle w:val="Defined"/>
        </w:rPr>
        <w:t>Record Owner</w:t>
      </w:r>
      <w:r>
        <w:rPr/>
        <w:t xml:space="preserve"> is accountable for each class. See </w:t>
      </w:r>
      <w:hyperlink r:id="rId2">
        <w:r>
          <w:rPr>
            <w:rStyle w:val="Hyperlink"/>
          </w:rPr>
          <w:t>the retention standard</w:t>
        </w:r>
      </w:hyperlink>
      <w:r>
        <w:rPr/>
        <w:t xml:space="preserve"> and </w:t>
      </w:r>
      <w:r>
        <w:rPr/>
        <w:fldChar w:fldCharType="begin"/>
      </w:r>
      <w:r>
        <w:rPr/>
        <w:instrText xml:space="preserve"> REF sched \h </w:instrText>
      </w:r>
      <w:r>
        <w:rPr/>
        <w:fldChar w:fldCharType="separate"/>
      </w:r>
      <w:r>
        <w:rPr/>
      </w:r>
      <w:r>
        <w:rPr/>
        <w:fldChar w:fldCharType="end"/>
      </w:r>
      <w:r>
        <w:rPr/>
        <w:t>.</w:t>
      </w:r>
      <w:r>
        <w:rPr/>
        <w:commentReference w:id="0"/>
      </w:r>
      <w:r>
        <w:rPr/>
        <w:t xml:space="preserve"> Exceptions need </w:t>
      </w:r>
      <w:r>
        <w:rPr>
          <w:shd w:fill="FFFF00" w:val="clear"/>
        </w:rPr>
        <w:t>written approval</w:t>
      </w:r>
      <w:r>
        <w:rPr/>
        <w:t xml:space="preserve"> and are </w:t>
      </w:r>
      <w:r>
        <w:rPr>
          <w:u w:val="double"/>
        </w:rPr>
        <w:t>never</w:t>
      </w:r>
      <w:r>
        <w:rPr/>
        <w:t xml:space="preserve"> implied.</w:t>
      </w:r>
    </w:p>
    <w:p>
      <w:pPr>
        <w:pStyle w:val="Normal"/>
        <w:bidi w:val="0"/>
        <w:spacing w:lineRule="auto" w:line="276" w:before="0" w:after="113"/>
        <w:jc w:val="left"/>
        <w:rPr/>
      </w:pPr>
      <w:r>
        <w:rPr/>
        <w:t xml:space="preserve">Financial records are kept for </w:t>
      </w:r>
      <w:ins w:id="0" w:author="Reviewer One" w:date="2026-08-01T10:00:00Z">
        <w:r>
          <w:rPr/>
          <w:t xml:space="preserve">ten </w:t>
        </w:r>
      </w:ins>
      <w:del w:id="1" w:author="Reviewer Two" w:date="2026-08-02T11:00:00Z">
        <w:r>
          <w:rPr/>
          <w:delText xml:space="preserve">seven </w:delText>
        </w:r>
      </w:del>
      <w:r>
        <w:rPr/>
        <w:t>years from the end of the financial year.</w:t>
      </w:r>
    </w:p>
    <w:p>
      <w:pPr>
        <w:pStyle w:val="Normal"/>
        <w:bidi w:val="0"/>
        <w:spacing w:lineRule="auto" w:line="276" w:before="0" w:after="113"/>
        <w:jc w:val="left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align>right</wp:align>
                </wp:positionH>
                <wp:positionV relativeFrom="paragraph">
                  <wp:posOffset>635</wp:posOffset>
                </wp:positionV>
                <wp:extent cx="1799590" cy="791845"/>
                <wp:effectExtent l="635" t="635" r="635" b="635"/>
                <wp:wrapSquare wrapText="bothSides"/>
                <wp:docPr id="1" name="Callout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9640" cy="792000"/>
                        </a:xfrm>
                        <a:prstGeom prst="rect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0" w:lineRule="auto" w:line="240"/>
                              <w:rPr/>
                            </w:pPr>
                            <w:r>
                              <w:rPr/>
                              <w:t>CALLOUT: legal hold overrides every period in this policy.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Callout" fillcolor="#729fcf" stroked="t" o:allowincell="f" style="position:absolute;margin-left:311.8pt;margin-top:0pt;width:141.65pt;height:62.3pt;mso-wrap-style:square;v-text-anchor:top;mso-position-horizontal:right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0" w:lineRule="auto" w:line="240"/>
                        <w:rPr/>
                      </w:pPr>
                      <w:r>
                        <w:rPr/>
                        <w:t>CALLOUT: legal hold overrides every period in this policy.</w:t>
                      </w:r>
                    </w:p>
                  </w:txbxContent>
                </v:textbox>
                <v:fill o:detectmouseclick="t" color2="#8d6030"/>
                <v:stroke color="#3465a4" joinstyle="round" endcap="flat"/>
                <w10:wrap type="square"/>
              </v:shape>
            </w:pict>
          </mc:Fallback>
        </mc:AlternateContent>
      </w:r>
      <w:r>
        <w:rPr/>
        <w:t>When litigation is reasonably anticipated, destruction stops at once for the affected classes, and resumes only on written release.</w:t>
      </w:r>
    </w:p>
    <w:p>
      <w:pPr>
        <w:pStyle w:val="PolicyClause"/>
        <w:bidi w:val="0"/>
        <w:ind w:hanging="425" w:left="850"/>
        <w:jc w:val="both"/>
        <w:rPr/>
      </w:pPr>
      <w:r>
        <w:rPr/>
        <w:t>1.1 A clause in the house style, hanging indent, justified, italic from its style.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Identify the record class.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Check the statutory minimum.</w:t>
      </w:r>
    </w:p>
    <w:p>
      <w:pPr>
        <w:pStyle w:val="Normal"/>
        <w:numPr>
          <w:ilvl w:val="2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Record the source of the minimum.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Check the business need.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Apply the longer of the two.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Log the decision.</w:t>
      </w:r>
    </w:p>
    <w:p>
      <w:pPr>
        <w:pStyle w:val="Heading1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0" w:name="sched"/>
      <w:bookmarkEnd w:id="0"/>
      <w:r>
        <w:rPr/>
        <w:t>Retention schedule</w:t>
      </w:r>
    </w:p>
    <w:tbl>
      <w:tblPr>
        <w:tblW w:w="9071" w:type="dxa"/>
        <w:jc w:val="left"/>
        <w:tblInd w:w="57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2267"/>
        <w:gridCol w:w="1701"/>
        <w:gridCol w:w="1275"/>
        <w:gridCol w:w="3828"/>
      </w:tblGrid>
      <w:tr>
        <w:trPr>
          <w:tblHeader w:val="true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bidi w:val="0"/>
              <w:spacing w:before="0" w:after="113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Class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bidi w:val="0"/>
              <w:spacing w:before="0" w:after="113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bidi w:val="0"/>
              <w:spacing w:before="0" w:after="113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Period and trigger</w:t>
            </w:r>
          </w:p>
        </w:tc>
      </w:tr>
      <w:tr>
        <w:trPr/>
        <w:tc>
          <w:tcPr>
            <w:tcW w:w="22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76" w:before="0" w:after="113"/>
              <w:jc w:val="left"/>
              <w:rPr/>
            </w:pPr>
            <w:r>
              <w:rPr/>
              <w:t>Finance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76" w:before="0" w:after="113"/>
              <w:jc w:val="left"/>
              <w:rPr/>
            </w:pPr>
            <w:r>
              <w:rPr/>
              <w:t>Controller</w:t>
            </w:r>
          </w:p>
        </w:tc>
        <w:tc>
          <w:tcPr>
            <w:tcW w:w="1275" w:type="dxa"/>
            <w:tcBorders>
              <w:top w:val="double" w:sz="4" w:space="0" w:color="C00000"/>
              <w:left w:val="double" w:sz="4" w:space="0" w:color="C00000"/>
              <w:bottom w:val="double" w:sz="4" w:space="0" w:color="C00000"/>
              <w:right w:val="double" w:sz="4" w:space="0" w:color="C00000"/>
            </w:tcBorders>
            <w:shd w:fill="FFC000" w:val="clear"/>
            <w:vAlign w:val="center"/>
          </w:tcPr>
          <w:p>
            <w:pPr>
              <w:pStyle w:val="Normal"/>
              <w:bidi w:val="0"/>
              <w:spacing w:lineRule="auto" w:line="276" w:before="0" w:after="113"/>
              <w:jc w:val="left"/>
              <w:rPr/>
            </w:pPr>
            <w:r>
              <w:rPr/>
              <w:t>10 years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76" w:before="0" w:after="113"/>
              <w:jc w:val="left"/>
              <w:rPr/>
            </w:pPr>
            <w:r>
              <w:rPr/>
              <w:t>End of financial year</w:t>
            </w:r>
          </w:p>
        </w:tc>
      </w:tr>
      <w:tr>
        <w:trPr/>
        <w:tc>
          <w:tcPr>
            <w:tcW w:w="226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76" w:before="0" w:after="113"/>
              <w:jc w:val="left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76" w:before="0" w:after="113"/>
              <w:jc w:val="left"/>
              <w:rPr/>
            </w:pPr>
            <w:r>
              <w:rPr/>
              <w:t>Tax lead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76" w:before="0" w:after="113"/>
              <w:jc w:val="left"/>
              <w:rPr/>
            </w:pPr>
            <w:r>
              <w:rPr/>
              <w:t>7 years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76" w:before="0" w:after="113"/>
              <w:jc w:val="left"/>
              <w:rPr/>
            </w:pPr>
            <w:r>
              <w:rPr/>
              <w:t>Filing date</w:t>
            </w:r>
          </w:p>
        </w:tc>
      </w:tr>
      <w:tr>
        <w:trPr/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76" w:before="0" w:after="113"/>
              <w:jc w:val="left"/>
              <w:rPr/>
            </w:pPr>
            <w:r>
              <w:rPr/>
              <w:t>People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76" w:before="0" w:after="113"/>
              <w:jc w:val="left"/>
              <w:rPr/>
            </w:pPr>
            <w:r>
              <w:rPr/>
              <w:t>HR director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76" w:before="0" w:after="113"/>
              <w:jc w:val="left"/>
              <w:rPr/>
            </w:pPr>
            <w:r>
              <w:rPr/>
              <w:t>6 years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76" w:before="0" w:after="113"/>
              <w:jc w:val="left"/>
              <w:rPr/>
            </w:pPr>
            <w:r>
              <w:rPr/>
              <w:t>Leaving date</w:t>
            </w:r>
          </w:p>
        </w:tc>
      </w:tr>
    </w:tbl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Two-column guidance</w:t>
      </w:r>
    </w:p>
    <w:p>
      <w:pPr>
        <w:sectPr>
          <w:headerReference w:type="default" r:id="rId3"/>
          <w:footerReference w:type="default" r:id="rId4"/>
          <w:footnotePr>
            <w:numFmt w:val="decimal"/>
          </w:footnotePr>
          <w:type w:val="nextPage"/>
          <w:pgSz w:w="11906" w:h="16838"/>
          <w:pgMar w:left="1701" w:right="1134" w:gutter="0" w:header="1417" w:top="1984" w:footer="1134" w:bottom="1701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Normal"/>
        <w:bidi w:val="0"/>
        <w:spacing w:lineRule="auto" w:line="276" w:before="0" w:after="113"/>
        <w:jc w:val="left"/>
        <w:rPr/>
      </w:pPr>
      <w:r>
        <w:rPr/>
        <w:t>COLUMN-TEXT-START The left column carries guidance for record owners, who review their classes each year and confirm the periods still hold.</w:t>
      </w:r>
    </w:p>
    <w:p>
      <w:pPr>
        <w:pStyle w:val="Normal"/>
        <w:bidi w:val="0"/>
        <w:spacing w:lineRule="auto" w:line="276" w:before="0" w:after="113"/>
        <w:jc w:val="left"/>
        <w:rPr/>
      </w:pPr>
      <w:r>
        <w:rPr/>
        <w:t>The right column carries guidance for everyone else, who must not destroy a record outside the schedule. COLUMN-TEXT-END</w:t>
      </w:r>
    </w:p>
    <w:p>
      <w:pPr>
        <w:sectPr>
          <w:footnotePr>
            <w:numFmt w:val="decimal"/>
          </w:footnotePr>
          <w:type w:val="continuous"/>
          <w:pgSz w:w="11906" w:h="16838"/>
          <w:pgMar w:left="1701" w:right="1134" w:gutter="0" w:header="1417" w:top="1984" w:footer="1134" w:bottom="1701"/>
          <w:cols w:num="2" w:space="566" w:equalWidth="true" w:sep="false"/>
          <w:formProt w:val="false"/>
          <w:textDirection w:val="lrTb"/>
          <w:docGrid w:type="default" w:linePitch="600" w:charSpace="36864"/>
        </w:sectPr>
      </w:pPr>
    </w:p>
    <w:p>
      <w:pPr>
        <w:pStyle w:val="Normal"/>
        <w:bidi w:val="0"/>
        <w:spacing w:lineRule="auto" w:line="276" w:before="0" w:after="113"/>
        <w:jc w:val="left"/>
        <w:rPr/>
      </w:pPr>
      <w:r>
        <w:rPr/>
        <w:t xml:space="preserve">AFTER-COLUMNS the document returns to one column. Date printed: </w:t>
      </w:r>
      <w:r>
        <w:rPr/>
        <w:fldChar w:fldCharType="begin"/>
      </w:r>
      <w:r>
        <w:rPr/>
        <w:instrText xml:space="preserve"> DATE \@"yy-M-d" </w:instrText>
      </w:r>
      <w:r>
        <w:rPr/>
        <w:fldChar w:fldCharType="separate"/>
      </w:r>
      <w:r>
        <w:rPr/>
        <w:t>26-9-18</w:t>
      </w:r>
      <w:r>
        <w:rPr/>
        <w:fldChar w:fldCharType="end"/>
      </w:r>
      <w:r>
        <w:rPr/>
        <w:t>.</w:t>
      </w:r>
    </w:p>
    <w:sectPr>
      <w:footnotePr>
        <w:numFmt w:val="decimal"/>
      </w:footnotePr>
      <w:type w:val="continuous"/>
      <w:pgSz w:w="11906" w:h="16838"/>
      <w:pgMar w:left="1701" w:right="1134" w:gutter="0" w:header="1417" w:top="1984" w:footer="1134" w:bottom="1701"/>
      <w:pgNumType w:fmt="decimal"/>
      <w:formProt w:val="false"/>
      <w:textDirection w:val="lrTb"/>
      <w:docGrid w:type="default" w:linePitch="600" w:charSpace="36864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Legal Reviewer" w:date="2026-08-03T09:30:00Z" w:initials="">
    <w:p>
      <w:pPr>
        <w:overflowPunct w:val="false"/>
        <w:bidi w:val="0"/>
        <w:spacing w:before="0" w:after="0" w:lineRule="auto" w:line="240"/>
        <w:rPr/>
      </w:pPr>
      <w:r>
        <w:annotationRef/>
      </w:r>
      <w:r>
        <w:rPr>
          <w:rFonts w:cs="Tahoma" w:eastAsia="Tahoma" w:ascii="Liberation Serif" w:hAnsi="Liberation Serif"/>
          <w:kern w:val="0"/>
          <w:sz w:val="24"/>
          <w:lang w:bidi="en-US" w:eastAsia="en-US" w:val="en-US"/>
        </w:rPr>
        <w:t>Should this cite the statutory minimum?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charset w:val="01"/>
    <w:family w:val="auto"/>
    <w:pitch w:val="default"/>
  </w:font>
  <w:font w:name="Arial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before="0" w:after="113"/>
      <w:jc w:val="center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spacing w:before="0" w:after="113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Records includes paper, electronic and recorded media.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before="0" w:after="113"/>
      <w:ind w:right="1134"/>
      <w:jc w:val="right"/>
      <w:rPr/>
    </w:pPr>
    <w:r>
      <w:rPr/>
      <w:t xml:space="preserve">Records Retention Policy </w:t>
    </w:r>
    <w:r>
      <w:rPr>
        <w:b/>
        <w:color w:val="C00000"/>
      </w:rPr>
      <w:t>CONTROLLED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decimal"/>
      <w:suff w:val="nothing"/>
      <w:lvlText w:val="%1.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lowerLetter"/>
      <w:suff w:val="nothing"/>
      <w:lvlText w:val="%1)"/>
      <w:lvlJc w:val="left"/>
      <w:pPr>
        <w:tabs>
          <w:tab w:val="num" w:pos="0"/>
        </w:tabs>
        <w:ind w:left="0" w:hanging="0"/>
      </w:pPr>
    </w:lvl>
    <w:lvl w:ilvl="1">
      <w:start w:val="1"/>
      <w:numFmt w:val="lowerRoman"/>
      <w:suff w:val="nothing"/>
      <w:lvlText w:val="%2."/>
      <w:lvlJc w:val="left"/>
      <w:pPr>
        <w:tabs>
          <w:tab w:val="num" w:pos="0"/>
        </w:tabs>
        <w:ind w:left="0" w:hanging="0"/>
      </w:pPr>
    </w:lvl>
    <w:lvl w:ilvl="2">
      <w:start w:val="1"/>
      <w:numFmt w:val="bullet"/>
      <w:suff w:val="nothing"/>
      <w:lvlText w:val="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Songti SC" w:cs="Arial Unicode MS"/>
        <w:kern w:val="2"/>
        <w:sz w:val="22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76" w:before="0" w:after="113"/>
    </w:pPr>
    <w:rPr>
      <w:rFonts w:ascii="Georgia" w:hAnsi="Georgia" w:eastAsia="Songti SC" w:cs="Arial Unicode MS"/>
      <w:color w:val="auto"/>
      <w:kern w:val="2"/>
      <w:sz w:val="22"/>
      <w:szCs w:val="24"/>
      <w:lang w:val="en-CA" w:eastAsia="zh-CN" w:bidi="hi-IN"/>
    </w:rPr>
  </w:style>
  <w:style w:type="paragraph" w:styleId="Heading1">
    <w:name w:val="heading 1"/>
    <w:qFormat/>
    <w:pPr>
      <w:keepNext w:val="true"/>
      <w:widowControl w:val="false"/>
      <w:numPr>
        <w:ilvl w:val="0"/>
        <w:numId w:val="1"/>
      </w:numPr>
      <w:bidi w:val="0"/>
      <w:spacing w:before="340" w:after="170"/>
      <w:outlineLvl w:val="0"/>
    </w:pPr>
    <w:rPr>
      <w:rFonts w:ascii="Arial" w:hAnsi="Arial" w:eastAsia="Songti SC" w:cs="Arial Unicode MS"/>
      <w:b/>
      <w:color w:val="1F3864"/>
      <w:kern w:val="2"/>
      <w:sz w:val="36"/>
      <w:szCs w:val="24"/>
      <w:lang w:val="en-CA" w:eastAsia="zh-CN" w:bidi="hi-IN"/>
    </w:rPr>
  </w:style>
  <w:style w:type="paragraph" w:styleId="Heading2">
    <w:name w:val="heading 2"/>
    <w:qFormat/>
    <w:pPr>
      <w:widowControl w:val="false"/>
      <w:numPr>
        <w:ilvl w:val="1"/>
        <w:numId w:val="1"/>
      </w:numPr>
      <w:bidi w:val="0"/>
      <w:outlineLvl w:val="1"/>
    </w:pPr>
    <w:rPr>
      <w:rFonts w:ascii="Arial" w:hAnsi="Arial" w:eastAsia="Songti SC" w:cs="Arial Unicode MS"/>
      <w:b/>
      <w:color w:val="2E75B6"/>
      <w:kern w:val="2"/>
      <w:sz w:val="28"/>
      <w:szCs w:val="24"/>
      <w:lang w:val="en-CA" w:eastAsia="zh-CN" w:bidi="hi-IN"/>
    </w:rPr>
  </w:style>
  <w:style w:type="character" w:styleId="Defined">
    <w:name w:val="Defined"/>
    <w:qFormat/>
    <w:rPr>
      <w:b/>
      <w:smallCaps/>
      <w:color w:val="833C0B"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olicyClause">
    <w:name w:val="PolicyClause"/>
    <w:basedOn w:val="Normal"/>
    <w:qFormat/>
    <w:pPr>
      <w:ind w:hanging="425" w:left="850"/>
      <w:jc w:val="both"/>
    </w:pPr>
    <w:rPr>
      <w:i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Clauses">
    <w:name w:val="Clauses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tandards.example.invalid/retention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notes" Target="footnotes.xml"/><Relationship Id="rId6" Type="http://schemas.openxmlformats.org/officeDocument/2006/relationships/comments" Target="comment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LibreOffice/25.8.2.2$MacOSX_AARCH64 LibreOffice_project/d401f2107ccab8f924a8e2df40f573aab7605b6f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en-CA</dc:language>
  <cp:lastModifiedBy/>
  <cp:revision>0</cp:revision>
  <dc:subject/>
  <dc:title/>
</cp:coreProperties>
</file>